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9FDB" w14:textId="3D10F112" w:rsidR="00255D39" w:rsidRDefault="00700BEA" w:rsidP="00700BEA">
      <w:del w:id="0" w:author="ONY" w:date="2026-06-17T08:14:00Z" w16du:dateUtc="2026-06-17T01:14:00Z">
        <w:r w:rsidDel="00EB34C1">
          <w:delText xml:space="preserve">PT </w:delText>
        </w:r>
      </w:del>
      <w:ins w:id="1" w:author="ONY" w:date="2026-06-17T08:15:00Z" w16du:dateUtc="2026-06-17T01:15:00Z">
        <w:r w:rsidR="00EB34C1">
          <w:t xml:space="preserve">CV </w:t>
        </w:r>
      </w:ins>
      <w:r w:rsidRPr="00EB34C1">
        <w:rPr>
          <w:b/>
          <w:bCs/>
          <w:rPrChange w:id="2" w:author="ONY" w:date="2026-06-17T08:15:00Z" w16du:dateUtc="2026-06-17T01:15:00Z">
            <w:rPr/>
          </w:rPrChange>
        </w:rPr>
        <w:t>Maju Bersama</w:t>
      </w:r>
      <w:r>
        <w:t xml:space="preserve"> bergerak di bidang distribusi bahan bangunan. Perusahaan memiliki beberapa cabang</w:t>
      </w:r>
      <w:del w:id="3" w:author="ONY" w:date="2026-06-17T08:16:00Z" w16du:dateUtc="2026-06-17T01:16:00Z">
        <w:r w:rsidDel="00EB34C1">
          <w:delText xml:space="preserve"> di Jawa Timur</w:delText>
        </w:r>
      </w:del>
      <w:r>
        <w:t xml:space="preserve">. Setiap karyawan wajib mengikuti prosedur kerja yang telah ditetapkan perusahaan. </w:t>
      </w:r>
      <w:commentRangeStart w:id="4"/>
      <w:r>
        <w:t xml:space="preserve">Pelayanan kepada pelanggan </w:t>
      </w:r>
      <w:commentRangeEnd w:id="4"/>
      <w:r w:rsidR="00EB34C1">
        <w:rPr>
          <w:rStyle w:val="CommentReference"/>
          <w:sz w:val="22"/>
          <w:szCs w:val="22"/>
        </w:rPr>
        <w:commentReference w:id="4"/>
      </w:r>
      <w:r>
        <w:t>harus dilakukan dengan cepat dan tepat.</w:t>
      </w:r>
      <w:ins w:id="5" w:author="ONY" w:date="2026-06-17T08:22:00Z" w16du:dateUtc="2026-06-17T01:22:00Z">
        <w:r w:rsidR="00EB34C1">
          <w:t xml:space="preserve"> </w:t>
        </w:r>
        <w:r w:rsidR="00EB34C1" w:rsidRPr="00EB34C1">
          <w:t>Perusahaan terus berupaya meningkatkan kualitas layanan dan kepuasan pelanggan.</w:t>
        </w:r>
      </w:ins>
    </w:p>
    <w:sectPr w:rsidR="00255D39" w:rsidSect="0008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ONY" w:date="2026-06-17T08:23:00Z" w:initials="O">
    <w:p w14:paraId="0231646A" w14:textId="373079E0" w:rsidR="00EB34C1" w:rsidRDefault="00EB34C1">
      <w:pPr>
        <w:pStyle w:val="CommentText"/>
      </w:pPr>
      <w:r>
        <w:rPr>
          <w:rStyle w:val="CommentReference"/>
        </w:rPr>
        <w:annotationRef/>
      </w:r>
      <w:r w:rsidRPr="00EB34C1">
        <w:t>Mohon dijelaskan standar pelayanan yang digunakan.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31646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054F4B" w16cex:dateUtc="2026-06-17T0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31646A" w16cid:durableId="75054F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Y">
    <w15:presenceInfo w15:providerId="None" w15:userId="ON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EA"/>
    <w:rsid w:val="000078EB"/>
    <w:rsid w:val="0008583E"/>
    <w:rsid w:val="00255D39"/>
    <w:rsid w:val="003A57F4"/>
    <w:rsid w:val="00700BEA"/>
    <w:rsid w:val="00A221D9"/>
    <w:rsid w:val="00AC222E"/>
    <w:rsid w:val="00EB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8829"/>
  <w15:chartTrackingRefBased/>
  <w15:docId w15:val="{ABE23C6D-C1BD-4C80-B422-7088526C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EA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B34C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B34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4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4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4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4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2</cp:revision>
  <dcterms:created xsi:type="dcterms:W3CDTF">2026-06-17T01:30:00Z</dcterms:created>
  <dcterms:modified xsi:type="dcterms:W3CDTF">2026-06-17T01:30:00Z</dcterms:modified>
</cp:coreProperties>
</file>